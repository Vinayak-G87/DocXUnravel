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Architecture</w:t>
      </w:r>
    </w:p>
    <w:p>
      <w:bookmarkStart w:id="42" w:name="ArchitectureOverview"/>
      <w:r>
        <w:t>Bookmarked architecture overview</w:t>
      </w:r>
      <w:bookmarkEnd w:id="42"/>
    </w:p>
    <w:p>
      <w:commentRangeStart w:id="0"/>
      <w:r>
        <w:t>This statement has a review comment.</w:t>
      </w:r>
      <w:commentRangeEnd w:id="0"/>
      <w:r>
        <w:rPr>
          <w:rStyle w:val="CommentReference"/>
        </w:rPr>
        <w:commentReference w:id="0"/>
      </w:r>
    </w:p>
    <w:p>
      <w:pPr>
        <w:pStyle w:val="ListNumber"/>
      </w:pPr>
      <w:r>
        <w:t>Numbered requirement 1</w:t>
      </w:r>
    </w:p>
    <w:p>
      <w:pPr>
        <w:pStyle w:val="ListNumber"/>
      </w:pPr>
      <w:r>
        <w:t>Numbered requirement 2</w:t>
      </w:r>
    </w:p>
    <w:p>
      <w:pPr>
        <w:pStyle w:val="ListNumber"/>
      </w:pPr>
      <w:r>
        <w:t>Numbered requirement 3</w:t>
      </w:r>
    </w:p>
    <w:p>
      <w:pPr>
        <w:pStyle w:val="ListNumber"/>
      </w:pPr>
      <w:r>
        <w:t>Numbered requirement 4</w:t>
      </w:r>
    </w:p>
    <w:p>
      <w:pPr>
        <w:pStyle w:val="ListBullet"/>
      </w:pPr>
      <w:r>
        <w:t>Design consideration 1</w:t>
      </w:r>
    </w:p>
    <w:p>
      <w:pPr>
        <w:pStyle w:val="ListBullet"/>
      </w:pPr>
      <w:r>
        <w:t>Design consideration 2</w:t>
      </w:r>
    </w:p>
    <w:p>
      <w:pPr>
        <w:pStyle w:val="ListBullet"/>
      </w:pPr>
      <w:r>
        <w:t>Design consideration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heading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Runtime</w:t>
                  </w:r>
                </w:p>
              </w:tc>
              <w:tc>
                <w:tcPr>
                  <w:tcW w:type="dxa" w:w="1440"/>
                </w:tcPr>
                <w:p>
                  <w:r>
                    <w:t>Python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Replicas</w:t>
                  </w:r>
                </w:p>
              </w:tc>
              <w:tc>
                <w:tcPr>
                  <w:tcW w:type="dxa" w:w="1440"/>
                </w:tcPr>
                <w:p>
                  <w:r>
                    <w:t>3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ripper Digital Document 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Landscape Deployment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</w:tcPr>
          <w:p>
            <w:r>
              <w:t>R1C1</w:t>
            </w:r>
          </w:p>
        </w:tc>
        <w:tc>
          <w:tcPr>
            <w:tcW w:type="dxa" w:w="2765"/>
          </w:tcPr>
          <w:p>
            <w:r>
              <w:t>R1C2</w:t>
            </w:r>
          </w:p>
        </w:tc>
        <w:tc>
          <w:tcPr>
            <w:tcW w:type="dxa" w:w="2765"/>
          </w:tcPr>
          <w:p>
            <w:r>
              <w:t>R1C3</w:t>
            </w:r>
          </w:p>
        </w:tc>
        <w:tc>
          <w:tcPr>
            <w:tcW w:type="dxa" w:w="2765"/>
          </w:tcPr>
          <w:p>
            <w:r>
              <w:t>R1C4</w:t>
            </w:r>
          </w:p>
        </w:tc>
        <w:tc>
          <w:tcPr>
            <w:tcW w:type="dxa" w:w="2765"/>
          </w:tcPr>
          <w:p>
            <w:r>
              <w:t>R1C5</w:t>
            </w:r>
          </w:p>
        </w:tc>
      </w:tr>
      <w:tr>
        <w:tc>
          <w:tcPr>
            <w:tcW w:type="dxa" w:w="2765"/>
          </w:tcPr>
          <w:p>
            <w:r>
              <w:t>R2C1</w:t>
            </w:r>
          </w:p>
        </w:tc>
        <w:tc>
          <w:tcPr>
            <w:tcW w:type="dxa" w:w="2765"/>
          </w:tcPr>
          <w:p>
            <w:r>
              <w:t>R2C2</w:t>
            </w:r>
          </w:p>
        </w:tc>
        <w:tc>
          <w:tcPr>
            <w:tcW w:type="dxa" w:w="2765"/>
          </w:tcPr>
          <w:p>
            <w:r>
              <w:t>R2C3</w:t>
            </w:r>
          </w:p>
        </w:tc>
        <w:tc>
          <w:tcPr>
            <w:tcW w:type="dxa" w:w="2765"/>
          </w:tcPr>
          <w:p>
            <w:r>
              <w:t>R2C4</w:t>
            </w:r>
          </w:p>
        </w:tc>
        <w:tc>
          <w:tcPr>
            <w:tcW w:type="dxa" w:w="2765"/>
          </w:tcPr>
          <w:p>
            <w:r>
              <w:t>R2C5</w:t>
            </w:r>
          </w:p>
        </w:tc>
      </w:tr>
      <w:tr>
        <w:tc>
          <w:tcPr>
            <w:tcW w:type="dxa" w:w="2765"/>
          </w:tcPr>
          <w:p>
            <w:r>
              <w:t>R3C1</w:t>
            </w:r>
          </w:p>
        </w:tc>
        <w:tc>
          <w:tcPr>
            <w:tcW w:type="dxa" w:w="2765"/>
          </w:tcPr>
          <w:p>
            <w:r>
              <w:t>R3C2</w:t>
            </w:r>
          </w:p>
        </w:tc>
        <w:tc>
          <w:tcPr>
            <w:tcW w:type="dxa" w:w="2765"/>
          </w:tcPr>
          <w:p>
            <w:r>
              <w:t>R3C3</w:t>
            </w:r>
          </w:p>
        </w:tc>
        <w:tc>
          <w:tcPr>
            <w:tcW w:type="dxa" w:w="2765"/>
          </w:tcPr>
          <w:p>
            <w:r>
              <w:t>R3C4</w:t>
            </w:r>
          </w:p>
        </w:tc>
        <w:tc>
          <w:tcPr>
            <w:tcW w:type="dxa" w:w="2765"/>
          </w:tcPr>
          <w:p>
            <w:r>
              <w:t>R3C5</w:t>
            </w:r>
          </w:p>
        </w:tc>
      </w:tr>
      <w:tr>
        <w:tc>
          <w:tcPr>
            <w:tcW w:type="dxa" w:w="2765"/>
          </w:tcPr>
          <w:p>
            <w:r>
              <w:t>R4C1</w:t>
            </w:r>
          </w:p>
        </w:tc>
        <w:tc>
          <w:tcPr>
            <w:tcW w:type="dxa" w:w="2765"/>
          </w:tcPr>
          <w:p>
            <w:r>
              <w:t>R4C2</w:t>
            </w:r>
          </w:p>
        </w:tc>
        <w:tc>
          <w:tcPr>
            <w:tcW w:type="dxa" w:w="2765"/>
          </w:tcPr>
          <w:p>
            <w:r>
              <w:t>R4C3</w:t>
            </w:r>
          </w:p>
        </w:tc>
        <w:tc>
          <w:tcPr>
            <w:tcW w:type="dxa" w:w="2765"/>
          </w:tcPr>
          <w:p>
            <w:r>
              <w:t>R4C4</w:t>
            </w:r>
          </w:p>
        </w:tc>
        <w:tc>
          <w:tcPr>
            <w:tcW w:type="dxa" w:w="2765"/>
          </w:tcPr>
          <w:p>
            <w:r>
              <w:t>R4C5</w:t>
            </w:r>
          </w:p>
        </w:tc>
      </w:tr>
      <w:tr>
        <w:tc>
          <w:tcPr>
            <w:tcW w:type="dxa" w:w="2765"/>
          </w:tcPr>
          <w:p>
            <w:r>
              <w:t>R5C1</w:t>
            </w:r>
          </w:p>
        </w:tc>
        <w:tc>
          <w:tcPr>
            <w:tcW w:type="dxa" w:w="2765"/>
          </w:tcPr>
          <w:p>
            <w:r>
              <w:t>R5C2</w:t>
            </w:r>
          </w:p>
        </w:tc>
        <w:tc>
          <w:tcPr>
            <w:tcW w:type="dxa" w:w="2765"/>
          </w:tcPr>
          <w:p>
            <w:r>
              <w:t>R5C3</w:t>
            </w:r>
          </w:p>
        </w:tc>
        <w:tc>
          <w:tcPr>
            <w:tcW w:type="dxa" w:w="2765"/>
          </w:tcPr>
          <w:p>
            <w:r>
              <w:t>R5C4</w:t>
            </w:r>
          </w:p>
        </w:tc>
        <w:tc>
          <w:tcPr>
            <w:tcW w:type="dxa" w:w="2765"/>
          </w:tcPr>
          <w:p>
            <w:r>
              <w:t>R5C5</w:t>
            </w:r>
          </w:p>
        </w:tc>
      </w:tr>
      <w:tr>
        <w:tc>
          <w:tcPr>
            <w:tcW w:type="dxa" w:w="2765"/>
          </w:tcPr>
          <w:p>
            <w:r>
              <w:t>R6C1</w:t>
            </w:r>
          </w:p>
        </w:tc>
        <w:tc>
          <w:tcPr>
            <w:tcW w:type="dxa" w:w="2765"/>
          </w:tcPr>
          <w:p>
            <w:r>
              <w:t>R6C2</w:t>
            </w:r>
          </w:p>
        </w:tc>
        <w:tc>
          <w:tcPr>
            <w:tcW w:type="dxa" w:w="2765"/>
          </w:tcPr>
          <w:p>
            <w:r>
              <w:t>R6C3</w:t>
            </w:r>
          </w:p>
        </w:tc>
        <w:tc>
          <w:tcPr>
            <w:tcW w:type="dxa" w:w="2765"/>
          </w:tcPr>
          <w:p>
            <w:r>
              <w:t>R6C4</w:t>
            </w:r>
          </w:p>
        </w:tc>
        <w:tc>
          <w:tcPr>
            <w:tcW w:type="dxa" w:w="2765"/>
          </w:tcPr>
          <w:p>
            <w:r>
              <w:t>R6C5</w:t>
            </w:r>
          </w:p>
        </w:tc>
      </w:tr>
      <w:tr>
        <w:tc>
          <w:tcPr>
            <w:tcW w:type="dxa" w:w="2765"/>
          </w:tcPr>
          <w:p>
            <w:r>
              <w:t>R7C1</w:t>
            </w:r>
          </w:p>
        </w:tc>
        <w:tc>
          <w:tcPr>
            <w:tcW w:type="dxa" w:w="2765"/>
          </w:tcPr>
          <w:p>
            <w:r>
              <w:t>R7C2</w:t>
            </w:r>
          </w:p>
        </w:tc>
        <w:tc>
          <w:tcPr>
            <w:tcW w:type="dxa" w:w="2765"/>
          </w:tcPr>
          <w:p>
            <w:r>
              <w:t>R7C3</w:t>
            </w:r>
          </w:p>
        </w:tc>
        <w:tc>
          <w:tcPr>
            <w:tcW w:type="dxa" w:w="2765"/>
          </w:tcPr>
          <w:p>
            <w:r>
              <w:t>R7C4</w:t>
            </w:r>
          </w:p>
        </w:tc>
        <w:tc>
          <w:tcPr>
            <w:tcW w:type="dxa" w:w="2765"/>
          </w:tcPr>
          <w:p>
            <w:r>
              <w:t>R7C5</w:t>
            </w:r>
          </w:p>
        </w:tc>
      </w:tr>
      <w:tr>
        <w:tc>
          <w:tcPr>
            <w:tcW w:type="dxa" w:w="2765"/>
          </w:tcPr>
          <w:p>
            <w:r>
              <w:t>R8C1</w:t>
            </w:r>
          </w:p>
        </w:tc>
        <w:tc>
          <w:tcPr>
            <w:tcW w:type="dxa" w:w="2765"/>
          </w:tcPr>
          <w:p>
            <w:r>
              <w:t>R8C2</w:t>
            </w:r>
          </w:p>
        </w:tc>
        <w:tc>
          <w:tcPr>
            <w:tcW w:type="dxa" w:w="2765"/>
          </w:tcPr>
          <w:p>
            <w:r>
              <w:t>R8C3</w:t>
            </w:r>
          </w:p>
        </w:tc>
        <w:tc>
          <w:tcPr>
            <w:tcW w:type="dxa" w:w="2765"/>
          </w:tcPr>
          <w:p>
            <w:r>
              <w:t>R8C4</w:t>
            </w:r>
          </w:p>
        </w:tc>
        <w:tc>
          <w:tcPr>
            <w:tcW w:type="dxa" w:w="2765"/>
          </w:tcPr>
          <w:p>
            <w:r>
              <w:t>R8C5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1440" w:right="1008" w:bottom="1440" w:left="1008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Revision Test</w:t>
      </w:r>
    </w:p>
    <w:p>
      <w:ins w:id="100" w:author="Fixture Builder" w:date="2026-01-01T00:00:00Z">
        <w:r>
          <w:t>TRACKED_INSERT_MARKER</w:t>
        </w:r>
      </w:ins>
    </w:p>
    <w:p>
      <w:del w:id="101" w:author="Fixture Builder" w:date="2026-01-01T00:00:00Z">
        <w:r>
          <w:delText>TRACKED_DELETE_MARKER</w:delText>
        </w:r>
      </w:del>
    </w:p>
    <w:sectPr w:rsidR="00FC693F" w:rsidRPr="0006063C" w:rsidSect="00034616">
      <w:headerReference w:type="default" r:id="rId17"/>
      <w:footerReference w:type="default" r:id="rId18"/>
      <w:pgSz w:w="15840" w:h="12240" w:orient="landscape"/>
      <w:pgMar w:top="1440" w:right="1008" w:bottom="1440" w:left="1008" w:header="720" w:footer="720" w:gutter="0"/>
      <w:cols w:space="720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5T22:49:48Z">
    <w:p>
      <w:pPr>
        <w:pStyle w:val="CommentText"/>
      </w:pPr>
      <w:r>
        <w:rPr>
          <w:rStyle w:val="CommentReference"/>
        </w:rPr>
        <w:annotationRef/>
      </w:r>
      <w:r>
        <w:t>Verify this architecture decision.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Section One 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Section Two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Section Three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One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One First Page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One Even Header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Two Header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Three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comments" Target="comments.xml"/><Relationship Id="rId14" Type="http://schemas.openxmlformats.org/officeDocument/2006/relationships/image" Target="media/image1.png"/><Relationship Id="rId15" Type="http://schemas.openxmlformats.org/officeDocument/2006/relationships/header" Target="header4.xml"/><Relationship Id="rId16" Type="http://schemas.openxmlformats.org/officeDocument/2006/relationships/footer" Target="footer2.xml"/><Relationship Id="rId17" Type="http://schemas.openxmlformats.org/officeDocument/2006/relationships/header" Target="header5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